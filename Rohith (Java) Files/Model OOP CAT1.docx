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AD40CA" w:rsidRPr="0098357F" w:rsidRDefault="007973FF">
      <w:pPr>
        <w:jc w:val="center"/>
        <w:rPr>
          <w:color w:val="000000" w:themeColor="text1"/>
        </w:rPr>
      </w:pPr>
      <w:r w:rsidRPr="0098357F">
        <w:rPr>
          <w:noProof/>
          <w:color w:val="000000" w:themeColor="text1"/>
          <w:lang w:eastAsia="en-US"/>
        </w:rPr>
        <w:drawing>
          <wp:inline distT="0" distB="0" distL="0" distR="0" wp14:anchorId="357ED6B1" wp14:editId="5DFF11B3">
            <wp:extent cx="2212656" cy="770091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t="2446" r="75936" b="91064"/>
                    <a:stretch>
                      <a:fillRect/>
                    </a:stretch>
                  </pic:blipFill>
                  <pic:spPr>
                    <a:xfrm>
                      <a:off x="0" y="0"/>
                      <a:ext cx="2212656" cy="770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8549F9" w14:textId="77777777" w:rsidR="00A03B3F" w:rsidRPr="004C6716" w:rsidRDefault="00A03B3F" w:rsidP="00A03B3F">
      <w:pPr>
        <w:jc w:val="center"/>
        <w:rPr>
          <w:rFonts w:cstheme="minorHAnsi"/>
          <w:b/>
          <w:bCs/>
          <w:strike/>
          <w:sz w:val="26"/>
          <w:szCs w:val="26"/>
        </w:rPr>
      </w:pPr>
      <w:r w:rsidRPr="00BD5208">
        <w:rPr>
          <w:rFonts w:cstheme="minorHAnsi"/>
          <w:b/>
          <w:bCs/>
          <w:sz w:val="26"/>
          <w:szCs w:val="26"/>
        </w:rPr>
        <w:t>Name of the Examination:</w:t>
      </w:r>
      <w:r>
        <w:rPr>
          <w:rFonts w:cstheme="minorHAnsi"/>
          <w:b/>
          <w:bCs/>
          <w:sz w:val="26"/>
          <w:szCs w:val="26"/>
        </w:rPr>
        <w:t xml:space="preserve"> WINTER 2022-2023 – CAT-1</w:t>
      </w:r>
    </w:p>
    <w:p w14:paraId="4373E0E6" w14:textId="77777777" w:rsidR="00A03B3F" w:rsidRPr="009B5694" w:rsidRDefault="00A03B3F" w:rsidP="00A03B3F">
      <w:pPr>
        <w:rPr>
          <w:rFonts w:cstheme="minorHAnsi"/>
          <w:b/>
          <w:bCs/>
        </w:rPr>
      </w:pPr>
      <w:r w:rsidRPr="009B5694">
        <w:rPr>
          <w:rFonts w:cstheme="minorHAnsi"/>
          <w:b/>
          <w:bCs/>
        </w:rPr>
        <w:t xml:space="preserve">Course Code: </w:t>
      </w:r>
      <w:r w:rsidRPr="009B5694"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>CSE2005</w:t>
      </w:r>
      <w:r w:rsidRPr="009B5694">
        <w:rPr>
          <w:rFonts w:cstheme="minorHAnsi"/>
          <w:b/>
          <w:bCs/>
        </w:rPr>
        <w:tab/>
      </w:r>
      <w:r w:rsidRPr="009B5694">
        <w:rPr>
          <w:rFonts w:cstheme="minorHAnsi"/>
          <w:b/>
          <w:bCs/>
        </w:rPr>
        <w:tab/>
        <w:t>Course Title:</w:t>
      </w:r>
      <w:r>
        <w:rPr>
          <w:rFonts w:cstheme="minorHAnsi"/>
          <w:b/>
          <w:bCs/>
        </w:rPr>
        <w:t xml:space="preserve"> Object Oriented Programming</w:t>
      </w:r>
    </w:p>
    <w:p w14:paraId="4F87B2BE" w14:textId="77777777" w:rsidR="00A03B3F" w:rsidRPr="00064273" w:rsidRDefault="00A03B3F" w:rsidP="00A03B3F">
      <w:pPr>
        <w:rPr>
          <w:rFonts w:cstheme="minorHAnsi"/>
          <w:b/>
          <w:bCs/>
        </w:rPr>
      </w:pPr>
      <w:r w:rsidRPr="00064273">
        <w:rPr>
          <w:rFonts w:cstheme="minorHAnsi"/>
          <w:b/>
          <w:bCs/>
        </w:rPr>
        <w:t>S</w:t>
      </w:r>
      <w:r>
        <w:rPr>
          <w:rFonts w:cstheme="minorHAnsi"/>
          <w:b/>
          <w:bCs/>
        </w:rPr>
        <w:t>et number</w:t>
      </w:r>
      <w:r w:rsidRPr="00064273">
        <w:rPr>
          <w:rFonts w:cstheme="minorHAnsi"/>
          <w:b/>
          <w:bCs/>
        </w:rPr>
        <w:t xml:space="preserve">: </w:t>
      </w:r>
      <w:r>
        <w:rPr>
          <w:rFonts w:cstheme="minorHAnsi"/>
          <w:b/>
          <w:bCs/>
        </w:rPr>
        <w:t>1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 w:rsidRPr="00064273">
        <w:rPr>
          <w:rFonts w:cstheme="minorHAnsi"/>
          <w:b/>
          <w:bCs/>
        </w:rPr>
        <w:t xml:space="preserve">Date of Exam: </w:t>
      </w:r>
    </w:p>
    <w:p w14:paraId="23E0FF0A" w14:textId="77777777" w:rsidR="00A03B3F" w:rsidRDefault="00A03B3F" w:rsidP="00A03B3F">
      <w:pPr>
        <w:spacing w:before="120" w:after="120" w:line="240" w:lineRule="atLeast"/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Duration: 90</w: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  <w:t>Total Marks: 50</w:t>
      </w:r>
    </w:p>
    <w:p w14:paraId="04BC3F92" w14:textId="44DF7C3C" w:rsidR="00A03B3F" w:rsidRDefault="00A03B3F">
      <w:pPr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Instructions</w:t>
      </w:r>
    </w:p>
    <w:p w14:paraId="4CADEC7A" w14:textId="78D7E5E4" w:rsidR="00A03B3F" w:rsidRDefault="00A03B3F">
      <w:pPr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  <w:r>
        <w:rPr>
          <w:rFonts w:ascii="Times New Roman" w:eastAsia="Times New Roman" w:hAnsi="Times New Roman" w:cs="Times New Roman"/>
          <w:b/>
          <w:color w:val="000000" w:themeColor="text1"/>
        </w:rPr>
        <w:t>Answer all the questions</w:t>
      </w:r>
    </w:p>
    <w:p w14:paraId="0000001B" w14:textId="6655CD92" w:rsidR="00AD40CA" w:rsidRPr="0098357F" w:rsidRDefault="007973FF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 xml:space="preserve">Q1. </w:t>
      </w: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Create an abstract class </w:t>
      </w:r>
      <w:proofErr w:type="spellStart"/>
      <w:r w:rsidRPr="0098357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Seasonal_Ticket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that contains an abstract method </w:t>
      </w:r>
      <w:proofErr w:type="spellStart"/>
      <w:r w:rsidRPr="0098357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calculate_concession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that returns the concession for the given number </w:t>
      </w:r>
      <w:sdt>
        <w:sdtPr>
          <w:rPr>
            <w:color w:val="000000" w:themeColor="text1"/>
          </w:rPr>
          <w:tag w:val="goog_rdk_0"/>
          <w:id w:val="-180664918"/>
        </w:sdtPr>
        <w:sdtEndPr/>
        <w:sdtContent/>
      </w:sdt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of tickets. The method contains two parameters such as </w:t>
      </w:r>
      <w:proofErr w:type="spellStart"/>
      <w:r w:rsidRPr="0098357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total_tickets</w:t>
      </w:r>
      <w:proofErr w:type="spellEnd"/>
      <w:r w:rsidRPr="0098357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</w:t>
      </w:r>
      <w:r w:rsidRPr="0098357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98357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ticket_price</w:t>
      </w:r>
      <w:proofErr w:type="spellEnd"/>
      <w:r w:rsidRPr="0098357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.</w:t>
      </w: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000001C" w14:textId="77777777" w:rsidR="00AD40CA" w:rsidRPr="0098357F" w:rsidRDefault="007973FF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Define a subclass </w:t>
      </w:r>
      <w:proofErr w:type="spellStart"/>
      <w:r w:rsidRPr="0098357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Group_Concession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from </w:t>
      </w:r>
      <w:proofErr w:type="spellStart"/>
      <w:r w:rsidRPr="0098357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Seasonal_Ticket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It contains a constructor with two parameters such as </w:t>
      </w:r>
      <w:proofErr w:type="spellStart"/>
      <w:r w:rsidRPr="0098357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min_no_tickets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Pr="0098357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concession_percent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It defines the method </w:t>
      </w:r>
      <w:proofErr w:type="spellStart"/>
      <w:r w:rsidRPr="0098357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calculate_concession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so that if the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total_tickets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</w:t>
      </w:r>
      <w:proofErr w:type="gram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more than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min_no_tickets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the concession is </w:t>
      </w:r>
      <w:proofErr w:type="spellStart"/>
      <w:r w:rsidRPr="0098357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concession_percent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percent. </w:t>
      </w:r>
    </w:p>
    <w:p w14:paraId="0000001D" w14:textId="797086C9" w:rsidR="00AD40CA" w:rsidRPr="0098357F" w:rsidRDefault="007973FF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Derive a class </w:t>
      </w:r>
      <w:proofErr w:type="spellStart"/>
      <w:r w:rsidRPr="0098357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Child_Ticket_Concession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from </w:t>
      </w:r>
      <w:proofErr w:type="spellStart"/>
      <w:r w:rsidRPr="0098357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Seasonal_Ticket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The class contains a constructor with a parameter </w:t>
      </w:r>
      <w:r w:rsidRPr="0098357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 xml:space="preserve">n </w:t>
      </w: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denotes age of children. In addition, the class defines the method </w:t>
      </w:r>
      <w:proofErr w:type="spellStart"/>
      <w:r w:rsidRPr="0098357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calculate_concession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so that </w:t>
      </w:r>
      <w:sdt>
        <w:sdtPr>
          <w:rPr>
            <w:color w:val="000000" w:themeColor="text1"/>
          </w:rPr>
          <w:tag w:val="goog_rdk_1"/>
          <w:id w:val="-571661113"/>
        </w:sdtPr>
        <w:sdtEndPr/>
        <w:sdtContent/>
      </w:sdt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if the age is less than 10, concession is 50% in ticket price. Otherwise, concession 40% in ticket price. </w:t>
      </w:r>
    </w:p>
    <w:p w14:paraId="0000001E" w14:textId="77777777" w:rsidR="00AD40CA" w:rsidRPr="0098357F" w:rsidRDefault="007973FF">
      <w:pPr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Define a driver class </w:t>
      </w:r>
      <w:r w:rsidRPr="0098357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Trip</w:t>
      </w: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Get the input from the user. Calculate the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total_ticket_amount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be paid for the trip. Display the output. Write sample input and output.</w:t>
      </w:r>
    </w:p>
    <w:p w14:paraId="0000001F" w14:textId="77777777" w:rsidR="00AD40CA" w:rsidRPr="0098357F" w:rsidRDefault="00AD40CA">
      <w:pPr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00000020" w14:textId="77777777" w:rsidR="00AD40CA" w:rsidRPr="0098357F" w:rsidRDefault="007973FF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 xml:space="preserve">Q2. </w:t>
      </w: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Develop a java program to discount for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mobilephone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shopping by defining class </w:t>
      </w:r>
      <w:r w:rsidRPr="0098357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Shopping</w:t>
      </w: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Shopping class contains the constructor such as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mobile_brand_code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mobile_brand_name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price, quantity. The define a method </w:t>
      </w:r>
      <w:r w:rsidRPr="0098357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Payment</w:t>
      </w: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computes </w:t>
      </w:r>
      <w:proofErr w:type="spellStart"/>
      <w:r w:rsidRPr="0098357F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total_amount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be paid by the customer after discount. Also calculate the discount using the following criteria: </w:t>
      </w:r>
    </w:p>
    <w:p w14:paraId="00000021" w14:textId="3DA7D0CB" w:rsidR="00AD40CA" w:rsidRPr="0098357F" w:rsidRDefault="007973FF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10% discount if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total_amount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&gt;20000</w:t>
      </w:r>
    </w:p>
    <w:p w14:paraId="00000022" w14:textId="2E2CBB38" w:rsidR="00AD40CA" w:rsidRPr="0098357F" w:rsidRDefault="007973FF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5% brokerage if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total_amount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&lt;=20000 and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total_amount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&gt;10000</w:t>
      </w:r>
    </w:p>
    <w:p w14:paraId="00000023" w14:textId="08C6DF2E" w:rsidR="00AD40CA" w:rsidRPr="0098357F" w:rsidRDefault="007973FF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Otherwise, discount NOT Applicable for this customer.</w:t>
      </w:r>
    </w:p>
    <w:p w14:paraId="00000024" w14:textId="77777777" w:rsidR="00AD40CA" w:rsidRPr="0098357F" w:rsidRDefault="007973FF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Feed the user input using Scanner class.</w:t>
      </w:r>
    </w:p>
    <w:p w14:paraId="00000025" w14:textId="77777777" w:rsidR="00AD40CA" w:rsidRPr="0098357F" w:rsidRDefault="007973FF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8357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Write the sample input and output.</w:t>
      </w:r>
    </w:p>
    <w:p w14:paraId="00000026" w14:textId="77777777" w:rsidR="00AD40CA" w:rsidRPr="0098357F" w:rsidRDefault="00AD40CA">
      <w:pPr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00000029" w14:textId="60CD4D5F" w:rsidR="00AD40CA" w:rsidRPr="0098357F" w:rsidRDefault="007973FF">
      <w:pPr>
        <w:spacing w:line="240" w:lineRule="auto"/>
        <w:rPr>
          <w:rFonts w:ascii="Times New Roman" w:eastAsia="Times New Roman" w:hAnsi="Times New Roman" w:cs="Times New Roman"/>
          <w:b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 xml:space="preserve">Q3. </w:t>
      </w: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Develop a java program to print a receipt for the tuition fee payment. Define a class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TuitionFee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with the properties such as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student_roll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, name, branch, semester,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fee_per_year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first_installment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balance_to_be_paid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. Assign the values using </w:t>
      </w:r>
      <w:proofErr w:type="spellStart"/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>set_</w:t>
      </w:r>
      <w:proofErr w:type="gramStart"/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>details</w:t>
      </w:r>
      <w:proofErr w:type="spellEnd"/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>(</w:t>
      </w:r>
      <w:proofErr w:type="gramEnd"/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>)</w:t>
      </w: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method. Print the receipt using </w:t>
      </w:r>
      <w:proofErr w:type="spellStart"/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>get_</w:t>
      </w:r>
      <w:proofErr w:type="gramStart"/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>details</w:t>
      </w:r>
      <w:proofErr w:type="spellEnd"/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>(</w:t>
      </w:r>
      <w:proofErr w:type="gramEnd"/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>)</w:t>
      </w: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method. The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Fee_</w:t>
      </w:r>
      <w:proofErr w:type="gramStart"/>
      <w:r w:rsidRPr="0098357F">
        <w:rPr>
          <w:rFonts w:ascii="Times New Roman" w:eastAsia="Times New Roman" w:hAnsi="Times New Roman" w:cs="Times New Roman"/>
          <w:color w:val="000000" w:themeColor="text1"/>
        </w:rPr>
        <w:t>Payment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>(</w:t>
      </w:r>
      <w:proofErr w:type="gram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) method computes the balance amount to be paid by the student. </w:t>
      </w:r>
      <w:r w:rsidR="00902DD5">
        <w:rPr>
          <w:rFonts w:ascii="Times New Roman" w:eastAsia="Times New Roman" w:hAnsi="Times New Roman" w:cs="Times New Roman"/>
          <w:color w:val="000000" w:themeColor="text1"/>
        </w:rPr>
        <w:t>Read</w:t>
      </w: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the</w:t>
      </w:r>
      <w:r w:rsidR="00902DD5">
        <w:rPr>
          <w:rFonts w:ascii="Times New Roman" w:eastAsia="Times New Roman" w:hAnsi="Times New Roman" w:cs="Times New Roman"/>
          <w:color w:val="000000" w:themeColor="text1"/>
        </w:rPr>
        <w:t xml:space="preserve"> user input using Scanner class and </w:t>
      </w:r>
      <w:bookmarkStart w:id="0" w:name="_GoBack"/>
      <w:bookmarkEnd w:id="0"/>
      <w:r w:rsidRPr="0098357F">
        <w:rPr>
          <w:rFonts w:ascii="Times New Roman" w:eastAsia="Times New Roman" w:hAnsi="Times New Roman" w:cs="Times New Roman"/>
          <w:color w:val="000000" w:themeColor="text1"/>
        </w:rPr>
        <w:t>Write the sample input and output.</w:t>
      </w:r>
    </w:p>
    <w:p w14:paraId="0000002A" w14:textId="77777777" w:rsidR="00AD40CA" w:rsidRPr="0098357F" w:rsidRDefault="00AD40CA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14:paraId="0000002B" w14:textId="1F5DE327" w:rsidR="00AD40CA" w:rsidRPr="0098357F" w:rsidRDefault="007973FF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 xml:space="preserve">Q4. </w:t>
      </w: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Create a package using java program.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Anoop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wants to get a Taxi for traveling to 250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Kms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. He wants to get taxi with less rent. Define a package </w:t>
      </w:r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>Trave</w:t>
      </w: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l with a class </w:t>
      </w:r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>Taxi</w:t>
      </w: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to provide the price list and </w:t>
      </w:r>
      <w:r w:rsidRPr="0098357F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facilities such as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Passenger_count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, AC, Non-AC,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Taxi_Type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rent_per_hour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min_hours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. Assign the values using constructor to these variables. Taxi class contains a method </w:t>
      </w:r>
      <w:proofErr w:type="spellStart"/>
      <w:r w:rsidRPr="0098357F">
        <w:rPr>
          <w:rFonts w:ascii="Times New Roman" w:eastAsia="Times New Roman" w:hAnsi="Times New Roman" w:cs="Times New Roman"/>
          <w:b/>
          <w:i/>
          <w:color w:val="000000" w:themeColor="text1"/>
        </w:rPr>
        <w:t>calculate_rent</w:t>
      </w:r>
      <w:proofErr w:type="spellEnd"/>
      <w:r w:rsidRPr="0098357F">
        <w:rPr>
          <w:rFonts w:ascii="Times New Roman" w:eastAsia="Times New Roman" w:hAnsi="Times New Roman" w:cs="Times New Roman"/>
          <w:b/>
          <w:i/>
          <w:color w:val="000000" w:themeColor="text1"/>
        </w:rPr>
        <w:t xml:space="preserve"> </w:t>
      </w: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that calculates the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total_rent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. </w:t>
      </w:r>
    </w:p>
    <w:p w14:paraId="0000002C" w14:textId="77777777" w:rsidR="00AD40CA" w:rsidRPr="0098357F" w:rsidRDefault="007973FF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Import this package to another class with attributes like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final_rent_amount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>, Penalty. Penalty will be levied as per following criteria.</w:t>
      </w:r>
    </w:p>
    <w:p w14:paraId="0000002D" w14:textId="77777777" w:rsidR="00AD40CA" w:rsidRPr="0098357F" w:rsidRDefault="007973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If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min_hour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&gt; 10, penalty is 10% additional to the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rent_per_hour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000002E" w14:textId="77777777" w:rsidR="00AD40CA" w:rsidRPr="0098357F" w:rsidRDefault="007973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If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min_hour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&lt;=10 and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min_hour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&gt; </w:t>
      </w:r>
      <w:proofErr w:type="gramStart"/>
      <w:r w:rsidRPr="0098357F">
        <w:rPr>
          <w:rFonts w:ascii="Times New Roman" w:eastAsia="Times New Roman" w:hAnsi="Times New Roman" w:cs="Times New Roman"/>
          <w:color w:val="000000" w:themeColor="text1"/>
        </w:rPr>
        <w:t>5 ,</w:t>
      </w:r>
      <w:proofErr w:type="gram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 penalty is 15% additional to the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rent_per_hour</w:t>
      </w:r>
      <w:proofErr w:type="spellEnd"/>
    </w:p>
    <w:p w14:paraId="0000002F" w14:textId="77777777" w:rsidR="00AD40CA" w:rsidRPr="0098357F" w:rsidRDefault="007973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If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min_hour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&lt;=5 and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min_hour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&gt; 0, penalty is 20% additional to the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rent_per_hour</w:t>
      </w:r>
      <w:proofErr w:type="spellEnd"/>
    </w:p>
    <w:p w14:paraId="00000030" w14:textId="77777777" w:rsidR="00AD40CA" w:rsidRPr="0098357F" w:rsidRDefault="007973F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color w:val="000000" w:themeColor="text1"/>
        </w:rPr>
        <w:t>Otherwise, No Penalty</w:t>
      </w:r>
    </w:p>
    <w:p w14:paraId="00000031" w14:textId="77777777" w:rsidR="00AD40CA" w:rsidRPr="0098357F" w:rsidRDefault="007973FF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color w:val="000000" w:themeColor="text1"/>
        </w:rPr>
        <w:t>Feed the input from a user.</w:t>
      </w:r>
    </w:p>
    <w:p w14:paraId="00000032" w14:textId="77777777" w:rsidR="00AD40CA" w:rsidRPr="0098357F" w:rsidRDefault="007973FF">
      <w:pPr>
        <w:spacing w:line="240" w:lineRule="auto"/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color w:val="000000" w:themeColor="text1"/>
        </w:rPr>
        <w:t>Write the sample input and output.</w:t>
      </w:r>
    </w:p>
    <w:p w14:paraId="00000033" w14:textId="77777777" w:rsidR="00AD40CA" w:rsidRPr="0098357F" w:rsidRDefault="00AD40CA">
      <w:pPr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00000034" w14:textId="77777777" w:rsidR="00AD40CA" w:rsidRPr="0098357F" w:rsidRDefault="007973FF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 xml:space="preserve">Q5. </w:t>
      </w: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Develop a java program using object cloning. Define a class </w:t>
      </w:r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>Placement</w:t>
      </w: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with variables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department_name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, specialization,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contact_no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. The class Placement contains the constructor to assign the values for those variables. Define a class </w:t>
      </w:r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>Applicant</w:t>
      </w:r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with variables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applicant_id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applicant_name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and object placement. Assign the values to these variables using Applicant constructor. Create an object obj1 for the class Applicant. Next, Copy (clone) this object obj1 into obj2. Update the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department_name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, specialization, </w:t>
      </w:r>
      <w:proofErr w:type="spellStart"/>
      <w:r w:rsidRPr="0098357F">
        <w:rPr>
          <w:rFonts w:ascii="Times New Roman" w:eastAsia="Times New Roman" w:hAnsi="Times New Roman" w:cs="Times New Roman"/>
          <w:color w:val="000000" w:themeColor="text1"/>
        </w:rPr>
        <w:t>contact_no</w:t>
      </w:r>
      <w:proofErr w:type="spellEnd"/>
      <w:r w:rsidRPr="0098357F">
        <w:rPr>
          <w:rFonts w:ascii="Times New Roman" w:eastAsia="Times New Roman" w:hAnsi="Times New Roman" w:cs="Times New Roman"/>
          <w:color w:val="000000" w:themeColor="text1"/>
        </w:rPr>
        <w:t xml:space="preserve"> features in cloned object obj2.</w:t>
      </w:r>
    </w:p>
    <w:p w14:paraId="00000035" w14:textId="77777777" w:rsidR="00AD40CA" w:rsidRPr="0098357F" w:rsidRDefault="007973FF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color w:val="000000" w:themeColor="text1"/>
        </w:rPr>
        <w:t>a. Feed the input from the user</w:t>
      </w:r>
    </w:p>
    <w:p w14:paraId="00000036" w14:textId="77777777" w:rsidR="00AD40CA" w:rsidRPr="0098357F" w:rsidRDefault="007973FF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color w:val="000000" w:themeColor="text1"/>
        </w:rPr>
        <w:t>b. Display the original object obj1 values.</w:t>
      </w:r>
    </w:p>
    <w:p w14:paraId="00000037" w14:textId="77777777" w:rsidR="00AD40CA" w:rsidRPr="0098357F" w:rsidRDefault="007973FF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color w:val="000000" w:themeColor="text1"/>
        </w:rPr>
        <w:t>c. Display the copied object obj2 values.</w:t>
      </w:r>
    </w:p>
    <w:p w14:paraId="00000038" w14:textId="77777777" w:rsidR="00AD40CA" w:rsidRPr="0098357F" w:rsidRDefault="007973FF">
      <w:pPr>
        <w:spacing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color w:val="000000" w:themeColor="text1"/>
        </w:rPr>
        <w:t>d. Check the original object values are either updated or not.</w:t>
      </w:r>
    </w:p>
    <w:p w14:paraId="00000039" w14:textId="77777777" w:rsidR="00AD40CA" w:rsidRPr="0098357F" w:rsidRDefault="007973FF">
      <w:pPr>
        <w:spacing w:line="240" w:lineRule="auto"/>
        <w:rPr>
          <w:rFonts w:ascii="Times New Roman" w:eastAsia="Times New Roman" w:hAnsi="Times New Roman" w:cs="Times New Roman"/>
          <w:b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color w:val="000000" w:themeColor="text1"/>
        </w:rPr>
        <w:t>e. Find the cloning is shallow or deep cloning.</w:t>
      </w:r>
    </w:p>
    <w:p w14:paraId="0000003A" w14:textId="77777777" w:rsidR="00AD40CA" w:rsidRPr="0098357F" w:rsidRDefault="00AD40CA">
      <w:pPr>
        <w:jc w:val="both"/>
        <w:rPr>
          <w:rFonts w:ascii="Times New Roman" w:eastAsia="Times New Roman" w:hAnsi="Times New Roman" w:cs="Times New Roman"/>
          <w:b/>
          <w:color w:val="000000" w:themeColor="text1"/>
        </w:rPr>
      </w:pPr>
    </w:p>
    <w:p w14:paraId="0000003B" w14:textId="77777777" w:rsidR="00AD40CA" w:rsidRPr="0098357F" w:rsidRDefault="007973FF">
      <w:pPr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 w:rsidRPr="0098357F">
        <w:rPr>
          <w:rFonts w:ascii="Times New Roman" w:eastAsia="Times New Roman" w:hAnsi="Times New Roman" w:cs="Times New Roman"/>
          <w:b/>
          <w:color w:val="000000" w:themeColor="text1"/>
        </w:rPr>
        <w:t>QP Mapping</w:t>
      </w:r>
    </w:p>
    <w:tbl>
      <w:tblPr>
        <w:tblStyle w:val="a0"/>
        <w:tblW w:w="9261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"/>
        <w:gridCol w:w="1149"/>
        <w:gridCol w:w="1300"/>
        <w:gridCol w:w="1462"/>
        <w:gridCol w:w="1462"/>
        <w:gridCol w:w="1462"/>
        <w:gridCol w:w="1462"/>
      </w:tblGrid>
      <w:tr w:rsidR="0098357F" w:rsidRPr="0098357F" w14:paraId="7C5E9719" w14:textId="77777777">
        <w:trPr>
          <w:trHeight w:val="657"/>
        </w:trPr>
        <w:tc>
          <w:tcPr>
            <w:tcW w:w="964" w:type="dxa"/>
            <w:vAlign w:val="center"/>
          </w:tcPr>
          <w:p w14:paraId="0000003C" w14:textId="77777777" w:rsidR="00AD40CA" w:rsidRPr="0098357F" w:rsidRDefault="007973F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Q. No.</w:t>
            </w:r>
          </w:p>
        </w:tc>
        <w:tc>
          <w:tcPr>
            <w:tcW w:w="1149" w:type="dxa"/>
            <w:vAlign w:val="center"/>
          </w:tcPr>
          <w:p w14:paraId="0000003D" w14:textId="77777777" w:rsidR="00AD40CA" w:rsidRPr="0098357F" w:rsidRDefault="007973F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Module Number</w:t>
            </w:r>
          </w:p>
        </w:tc>
        <w:tc>
          <w:tcPr>
            <w:tcW w:w="1300" w:type="dxa"/>
            <w:vAlign w:val="center"/>
          </w:tcPr>
          <w:p w14:paraId="0000003E" w14:textId="77777777" w:rsidR="00AD40CA" w:rsidRPr="0098357F" w:rsidRDefault="007973F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CO Mapped</w:t>
            </w:r>
          </w:p>
        </w:tc>
        <w:tc>
          <w:tcPr>
            <w:tcW w:w="1462" w:type="dxa"/>
            <w:vAlign w:val="center"/>
          </w:tcPr>
          <w:p w14:paraId="0000003F" w14:textId="77777777" w:rsidR="00AD40CA" w:rsidRPr="0098357F" w:rsidRDefault="007973F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PO</w:t>
            </w:r>
          </w:p>
          <w:p w14:paraId="00000040" w14:textId="77777777" w:rsidR="00AD40CA" w:rsidRPr="0098357F" w:rsidRDefault="007973F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Mapped</w:t>
            </w:r>
          </w:p>
        </w:tc>
        <w:tc>
          <w:tcPr>
            <w:tcW w:w="1462" w:type="dxa"/>
            <w:vAlign w:val="center"/>
          </w:tcPr>
          <w:p w14:paraId="00000041" w14:textId="77777777" w:rsidR="00AD40CA" w:rsidRPr="0098357F" w:rsidRDefault="007973F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PEO</w:t>
            </w:r>
          </w:p>
          <w:p w14:paraId="00000042" w14:textId="77777777" w:rsidR="00AD40CA" w:rsidRPr="0098357F" w:rsidRDefault="007973F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Mapped</w:t>
            </w:r>
          </w:p>
        </w:tc>
        <w:tc>
          <w:tcPr>
            <w:tcW w:w="1462" w:type="dxa"/>
            <w:vAlign w:val="center"/>
          </w:tcPr>
          <w:p w14:paraId="00000043" w14:textId="77777777" w:rsidR="00AD40CA" w:rsidRPr="0098357F" w:rsidRDefault="007973F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PSO Mapped</w:t>
            </w:r>
          </w:p>
        </w:tc>
        <w:tc>
          <w:tcPr>
            <w:tcW w:w="1462" w:type="dxa"/>
            <w:vAlign w:val="center"/>
          </w:tcPr>
          <w:p w14:paraId="00000044" w14:textId="77777777" w:rsidR="00AD40CA" w:rsidRPr="0098357F" w:rsidRDefault="007973FF">
            <w:pPr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Marks</w:t>
            </w:r>
          </w:p>
        </w:tc>
      </w:tr>
      <w:tr w:rsidR="0098357F" w:rsidRPr="0098357F" w14:paraId="53D78A19" w14:textId="77777777">
        <w:trPr>
          <w:trHeight w:val="322"/>
        </w:trPr>
        <w:tc>
          <w:tcPr>
            <w:tcW w:w="964" w:type="dxa"/>
          </w:tcPr>
          <w:p w14:paraId="00000045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Q1</w:t>
            </w:r>
          </w:p>
        </w:tc>
        <w:tc>
          <w:tcPr>
            <w:tcW w:w="1149" w:type="dxa"/>
          </w:tcPr>
          <w:p w14:paraId="00000046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1300" w:type="dxa"/>
          </w:tcPr>
          <w:p w14:paraId="00000047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CO</w:t>
            </w: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1</w:t>
            </w:r>
          </w:p>
        </w:tc>
        <w:tc>
          <w:tcPr>
            <w:tcW w:w="1462" w:type="dxa"/>
          </w:tcPr>
          <w:p w14:paraId="00000048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1, 2</w:t>
            </w:r>
          </w:p>
        </w:tc>
        <w:tc>
          <w:tcPr>
            <w:tcW w:w="1462" w:type="dxa"/>
          </w:tcPr>
          <w:p w14:paraId="00000049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4A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4B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10</w:t>
            </w:r>
          </w:p>
        </w:tc>
      </w:tr>
      <w:tr w:rsidR="0098357F" w:rsidRPr="0098357F" w14:paraId="0ED9D034" w14:textId="77777777">
        <w:trPr>
          <w:trHeight w:val="322"/>
        </w:trPr>
        <w:tc>
          <w:tcPr>
            <w:tcW w:w="964" w:type="dxa"/>
          </w:tcPr>
          <w:p w14:paraId="0000004C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Q2</w:t>
            </w:r>
          </w:p>
        </w:tc>
        <w:tc>
          <w:tcPr>
            <w:tcW w:w="1149" w:type="dxa"/>
          </w:tcPr>
          <w:p w14:paraId="0000004D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1300" w:type="dxa"/>
          </w:tcPr>
          <w:p w14:paraId="0000004E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CO</w:t>
            </w: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1</w:t>
            </w:r>
          </w:p>
        </w:tc>
        <w:tc>
          <w:tcPr>
            <w:tcW w:w="1462" w:type="dxa"/>
          </w:tcPr>
          <w:p w14:paraId="0000004F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1,2,3</w:t>
            </w:r>
          </w:p>
        </w:tc>
        <w:tc>
          <w:tcPr>
            <w:tcW w:w="1462" w:type="dxa"/>
          </w:tcPr>
          <w:p w14:paraId="00000050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51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52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10</w:t>
            </w:r>
          </w:p>
        </w:tc>
      </w:tr>
      <w:tr w:rsidR="0098357F" w:rsidRPr="0098357F" w14:paraId="55151CAD" w14:textId="77777777">
        <w:trPr>
          <w:trHeight w:val="322"/>
        </w:trPr>
        <w:tc>
          <w:tcPr>
            <w:tcW w:w="964" w:type="dxa"/>
          </w:tcPr>
          <w:p w14:paraId="00000053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Q3</w:t>
            </w:r>
          </w:p>
        </w:tc>
        <w:tc>
          <w:tcPr>
            <w:tcW w:w="1149" w:type="dxa"/>
          </w:tcPr>
          <w:p w14:paraId="00000054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1300" w:type="dxa"/>
          </w:tcPr>
          <w:p w14:paraId="00000055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CO</w:t>
            </w: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1</w:t>
            </w:r>
          </w:p>
        </w:tc>
        <w:tc>
          <w:tcPr>
            <w:tcW w:w="1462" w:type="dxa"/>
          </w:tcPr>
          <w:p w14:paraId="00000056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1,2,3</w:t>
            </w:r>
          </w:p>
        </w:tc>
        <w:tc>
          <w:tcPr>
            <w:tcW w:w="1462" w:type="dxa"/>
          </w:tcPr>
          <w:p w14:paraId="00000057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58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59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10</w:t>
            </w:r>
          </w:p>
        </w:tc>
      </w:tr>
      <w:tr w:rsidR="0098357F" w:rsidRPr="0098357F" w14:paraId="25FA051F" w14:textId="77777777">
        <w:trPr>
          <w:trHeight w:val="335"/>
        </w:trPr>
        <w:tc>
          <w:tcPr>
            <w:tcW w:w="964" w:type="dxa"/>
          </w:tcPr>
          <w:p w14:paraId="0000005A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Q4</w:t>
            </w:r>
          </w:p>
        </w:tc>
        <w:tc>
          <w:tcPr>
            <w:tcW w:w="1149" w:type="dxa"/>
          </w:tcPr>
          <w:p w14:paraId="0000005B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300" w:type="dxa"/>
          </w:tcPr>
          <w:p w14:paraId="0000005C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CO</w:t>
            </w: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2</w:t>
            </w:r>
          </w:p>
        </w:tc>
        <w:tc>
          <w:tcPr>
            <w:tcW w:w="1462" w:type="dxa"/>
          </w:tcPr>
          <w:p w14:paraId="0000005D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1,2,3</w:t>
            </w:r>
          </w:p>
        </w:tc>
        <w:tc>
          <w:tcPr>
            <w:tcW w:w="1462" w:type="dxa"/>
          </w:tcPr>
          <w:p w14:paraId="0000005E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5F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60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10</w:t>
            </w:r>
          </w:p>
        </w:tc>
      </w:tr>
      <w:tr w:rsidR="0098357F" w:rsidRPr="0098357F" w14:paraId="03A33BCD" w14:textId="77777777">
        <w:trPr>
          <w:trHeight w:val="322"/>
        </w:trPr>
        <w:tc>
          <w:tcPr>
            <w:tcW w:w="964" w:type="dxa"/>
          </w:tcPr>
          <w:p w14:paraId="00000061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Q5</w:t>
            </w:r>
          </w:p>
        </w:tc>
        <w:tc>
          <w:tcPr>
            <w:tcW w:w="1149" w:type="dxa"/>
          </w:tcPr>
          <w:p w14:paraId="00000062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1300" w:type="dxa"/>
          </w:tcPr>
          <w:p w14:paraId="00000063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b/>
                <w:color w:val="000000" w:themeColor="text1"/>
              </w:rPr>
              <w:t>CO</w:t>
            </w: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2</w:t>
            </w:r>
          </w:p>
        </w:tc>
        <w:tc>
          <w:tcPr>
            <w:tcW w:w="1462" w:type="dxa"/>
          </w:tcPr>
          <w:p w14:paraId="00000064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1,2,3</w:t>
            </w:r>
          </w:p>
        </w:tc>
        <w:tc>
          <w:tcPr>
            <w:tcW w:w="1462" w:type="dxa"/>
          </w:tcPr>
          <w:p w14:paraId="00000065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66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67" w14:textId="77777777" w:rsidR="00AD40CA" w:rsidRPr="0098357F" w:rsidRDefault="007973F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98357F">
              <w:rPr>
                <w:rFonts w:ascii="Times New Roman" w:eastAsia="Times New Roman" w:hAnsi="Times New Roman" w:cs="Times New Roman"/>
                <w:color w:val="000000" w:themeColor="text1"/>
              </w:rPr>
              <w:t>10</w:t>
            </w:r>
          </w:p>
        </w:tc>
      </w:tr>
      <w:tr w:rsidR="0098357F" w:rsidRPr="0098357F" w14:paraId="2839CA2B" w14:textId="77777777">
        <w:trPr>
          <w:trHeight w:val="322"/>
        </w:trPr>
        <w:tc>
          <w:tcPr>
            <w:tcW w:w="964" w:type="dxa"/>
          </w:tcPr>
          <w:p w14:paraId="00000068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149" w:type="dxa"/>
          </w:tcPr>
          <w:p w14:paraId="00000069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300" w:type="dxa"/>
          </w:tcPr>
          <w:p w14:paraId="0000006A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6B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6C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6D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1462" w:type="dxa"/>
          </w:tcPr>
          <w:p w14:paraId="0000006E" w14:textId="77777777" w:rsidR="00AD40CA" w:rsidRPr="0098357F" w:rsidRDefault="00AD40CA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sdt>
      <w:sdtPr>
        <w:rPr>
          <w:color w:val="000000" w:themeColor="text1"/>
        </w:rPr>
        <w:tag w:val="goog_rdk_6"/>
        <w:id w:val="-1816321130"/>
      </w:sdtPr>
      <w:sdtEndPr/>
      <w:sdtContent>
        <w:p w14:paraId="0000006F" w14:textId="77777777" w:rsidR="00AD40CA" w:rsidRPr="0098357F" w:rsidRDefault="00902DD5">
          <w:pPr>
            <w:rPr>
              <w:ins w:id="1" w:author="Vikash Kumar Singh" w:date="2022-02-25T14:49:00Z"/>
              <w:rFonts w:ascii="Times New Roman" w:eastAsia="Times New Roman" w:hAnsi="Times New Roman" w:cs="Times New Roman"/>
              <w:color w:val="000000" w:themeColor="text1"/>
            </w:rPr>
          </w:pPr>
          <w:sdt>
            <w:sdtPr>
              <w:rPr>
                <w:color w:val="000000" w:themeColor="text1"/>
              </w:rPr>
              <w:tag w:val="goog_rdk_5"/>
              <w:id w:val="-1743094483"/>
            </w:sdtPr>
            <w:sdtEndPr/>
            <w:sdtContent/>
          </w:sdt>
        </w:p>
      </w:sdtContent>
    </w:sdt>
    <w:sdt>
      <w:sdtPr>
        <w:rPr>
          <w:color w:val="000000" w:themeColor="text1"/>
        </w:rPr>
        <w:tag w:val="goog_rdk_8"/>
        <w:id w:val="1880197816"/>
      </w:sdtPr>
      <w:sdtEndPr/>
      <w:sdtContent>
        <w:p w14:paraId="00000070" w14:textId="77777777" w:rsidR="00AD40CA" w:rsidRPr="0098357F" w:rsidRDefault="00902DD5">
          <w:pPr>
            <w:rPr>
              <w:ins w:id="2" w:author="Vikash Kumar Singh" w:date="2022-02-25T14:49:00Z"/>
              <w:rFonts w:ascii="Times New Roman" w:eastAsia="Times New Roman" w:hAnsi="Times New Roman" w:cs="Times New Roman"/>
              <w:color w:val="000000" w:themeColor="text1"/>
            </w:rPr>
          </w:pPr>
          <w:sdt>
            <w:sdtPr>
              <w:rPr>
                <w:color w:val="000000" w:themeColor="text1"/>
              </w:rPr>
              <w:tag w:val="goog_rdk_7"/>
              <w:id w:val="-2067096854"/>
            </w:sdtPr>
            <w:sdtEndPr/>
            <w:sdtContent/>
          </w:sdt>
        </w:p>
      </w:sdtContent>
    </w:sdt>
    <w:p w14:paraId="00000074" w14:textId="295C17AD" w:rsidR="00AD40CA" w:rsidRPr="0098357F" w:rsidRDefault="00902DD5">
      <w:pPr>
        <w:rPr>
          <w:color w:val="000000" w:themeColor="text1"/>
        </w:rPr>
      </w:pPr>
      <w:sdt>
        <w:sdtPr>
          <w:rPr>
            <w:color w:val="000000" w:themeColor="text1"/>
          </w:rPr>
          <w:tag w:val="goog_rdk_15"/>
          <w:id w:val="-1575044448"/>
          <w:showingPlcHdr/>
        </w:sdtPr>
        <w:sdtEndPr/>
        <w:sdtContent>
          <w:r w:rsidR="0024120D">
            <w:rPr>
              <w:color w:val="000000" w:themeColor="text1"/>
            </w:rPr>
            <w:t xml:space="preserve">     </w:t>
          </w:r>
        </w:sdtContent>
      </w:sdt>
    </w:p>
    <w:sectPr w:rsidR="00AD40CA" w:rsidRPr="0098357F" w:rsidSect="00902DD5">
      <w:pgSz w:w="11906" w:h="16838"/>
      <w:pgMar w:top="993" w:right="1440" w:bottom="568" w:left="1440" w:header="708" w:footer="708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C47C92" w16cex:dateUtc="2022-02-25T09:18:00Z"/>
  <w16cex:commentExtensible w16cex:durableId="25C47C91" w16cex:dateUtc="2022-02-25T09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075" w16cid:durableId="25C47C92"/>
  <w16cid:commentId w16cid:paraId="00000076" w16cid:durableId="25C47C9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3D3C5C"/>
    <w:multiLevelType w:val="multilevel"/>
    <w:tmpl w:val="C6B2438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2NjAwNTYyNDCzNDBX0lEKTi0uzszPAykwrAUA20MpkywAAAA="/>
  </w:docVars>
  <w:rsids>
    <w:rsidRoot w:val="00AD40CA"/>
    <w:rsid w:val="000A7B6D"/>
    <w:rsid w:val="0024120D"/>
    <w:rsid w:val="0071381F"/>
    <w:rsid w:val="007973FF"/>
    <w:rsid w:val="00902DD5"/>
    <w:rsid w:val="0098357F"/>
    <w:rsid w:val="00A03B3F"/>
    <w:rsid w:val="00AD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A49DC"/>
  <w15:docId w15:val="{D46D1485-506B-4045-8A3B-A9C263F98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56B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4C0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464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4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6C6C"/>
    <w:pPr>
      <w:spacing w:line="256" w:lineRule="auto"/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t+sBpz9mrC4StHHOEq3OZhPB8Q==">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SAMUEL  JOHNSON</dc:creator>
  <cp:lastModifiedBy>VIT-AP</cp:lastModifiedBy>
  <cp:revision>8</cp:revision>
  <dcterms:created xsi:type="dcterms:W3CDTF">2022-02-26T04:47:00Z</dcterms:created>
  <dcterms:modified xsi:type="dcterms:W3CDTF">2023-03-17T16:39:00Z</dcterms:modified>
</cp:coreProperties>
</file>